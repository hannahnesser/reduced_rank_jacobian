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59D8" w14:textId="6B3E0170" w:rsidR="00D75DCB" w:rsidRPr="00DF76A9" w:rsidRDefault="00696043" w:rsidP="00D75DCB">
      <w:pPr>
        <w:keepNext/>
        <w:rPr>
          <w:rFonts w:ascii="Times New Roman" w:hAnsi="Times New Roman" w:cs="Times New Roman"/>
        </w:rPr>
      </w:pPr>
      <w:r>
        <w:rPr>
          <w:rFonts w:ascii="Times New Roman" w:hAnsi="Times New Roman" w:cs="Times New Roman"/>
          <w:noProof/>
        </w:rPr>
        <w:drawing>
          <wp:inline distT="0" distB="0" distL="0" distR="0" wp14:anchorId="44CA26B7" wp14:editId="1E7CD6A3">
            <wp:extent cx="6326459" cy="310665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ed_flow_diagram.png"/>
                    <pic:cNvPicPr/>
                  </pic:nvPicPr>
                  <pic:blipFill rotWithShape="1">
                    <a:blip r:embed="rId5">
                      <a:extLst>
                        <a:ext uri="{28A0092B-C50C-407E-A947-70E740481C1C}">
                          <a14:useLocalDpi xmlns:a14="http://schemas.microsoft.com/office/drawing/2010/main" val="0"/>
                        </a:ext>
                      </a:extLst>
                    </a:blip>
                    <a:srcRect b="12311"/>
                    <a:stretch/>
                  </pic:blipFill>
                  <pic:spPr bwMode="auto">
                    <a:xfrm>
                      <a:off x="0" y="0"/>
                      <a:ext cx="6348112" cy="3117284"/>
                    </a:xfrm>
                    <a:prstGeom prst="rect">
                      <a:avLst/>
                    </a:prstGeom>
                    <a:ln>
                      <a:noFill/>
                    </a:ln>
                    <a:extLst>
                      <a:ext uri="{53640926-AAD7-44D8-BBD7-CCE9431645EC}">
                        <a14:shadowObscured xmlns:a14="http://schemas.microsoft.com/office/drawing/2010/main"/>
                      </a:ext>
                    </a:extLst>
                  </pic:spPr>
                </pic:pic>
              </a:graphicData>
            </a:graphic>
          </wp:inline>
        </w:drawing>
      </w:r>
    </w:p>
    <w:p w14:paraId="0EE61606" w14:textId="51732C01" w:rsidR="00DD3126" w:rsidRDefault="00D75DCB" w:rsidP="00DF76A9">
      <w:pPr>
        <w:pStyle w:val="Caption"/>
        <w:rPr>
          <w:rFonts w:ascii="Times New Roman" w:eastAsiaTheme="minorEastAsia" w:hAnsi="Times New Roman" w:cs="Times New Roman"/>
          <w:i w:val="0"/>
          <w:color w:val="000000" w:themeColor="text1"/>
          <w:sz w:val="24"/>
          <w:szCs w:val="24"/>
        </w:rPr>
      </w:pPr>
      <w:commentRangeStart w:id="0"/>
      <w:r w:rsidRPr="00DF76A9">
        <w:rPr>
          <w:rFonts w:ascii="Times New Roman" w:hAnsi="Times New Roman" w:cs="Times New Roman"/>
          <w:b/>
          <w:i w:val="0"/>
          <w:color w:val="000000" w:themeColor="text1"/>
          <w:sz w:val="24"/>
          <w:szCs w:val="24"/>
        </w:rPr>
        <w:t xml:space="preserve">Figure </w:t>
      </w:r>
      <w:r w:rsidRPr="00DF76A9">
        <w:rPr>
          <w:rFonts w:ascii="Times New Roman" w:hAnsi="Times New Roman" w:cs="Times New Roman"/>
          <w:b/>
          <w:i w:val="0"/>
          <w:color w:val="000000" w:themeColor="text1"/>
          <w:sz w:val="24"/>
          <w:szCs w:val="24"/>
        </w:rPr>
        <w:fldChar w:fldCharType="begin"/>
      </w:r>
      <w:r w:rsidRPr="00DF76A9">
        <w:rPr>
          <w:rFonts w:ascii="Times New Roman" w:hAnsi="Times New Roman" w:cs="Times New Roman"/>
          <w:b/>
          <w:i w:val="0"/>
          <w:color w:val="000000" w:themeColor="text1"/>
          <w:sz w:val="24"/>
          <w:szCs w:val="24"/>
        </w:rPr>
        <w:instrText xml:space="preserve"> SEQ Figure \* ARABIC </w:instrText>
      </w:r>
      <w:r w:rsidRPr="00DF76A9">
        <w:rPr>
          <w:rFonts w:ascii="Times New Roman" w:hAnsi="Times New Roman" w:cs="Times New Roman"/>
          <w:b/>
          <w:i w:val="0"/>
          <w:color w:val="000000" w:themeColor="text1"/>
          <w:sz w:val="24"/>
          <w:szCs w:val="24"/>
        </w:rPr>
        <w:fldChar w:fldCharType="separate"/>
      </w:r>
      <w:r w:rsidR="000028F3" w:rsidRPr="00DF76A9">
        <w:rPr>
          <w:rFonts w:ascii="Times New Roman" w:hAnsi="Times New Roman" w:cs="Times New Roman"/>
          <w:b/>
          <w:i w:val="0"/>
          <w:noProof/>
          <w:color w:val="000000" w:themeColor="text1"/>
          <w:sz w:val="24"/>
          <w:szCs w:val="24"/>
        </w:rPr>
        <w:t>1</w:t>
      </w:r>
      <w:r w:rsidRPr="00DF76A9">
        <w:rPr>
          <w:rFonts w:ascii="Times New Roman" w:hAnsi="Times New Roman" w:cs="Times New Roman"/>
          <w:b/>
          <w:i w:val="0"/>
          <w:color w:val="000000" w:themeColor="text1"/>
          <w:sz w:val="24"/>
          <w:szCs w:val="24"/>
        </w:rPr>
        <w:fldChar w:fldCharType="end"/>
      </w:r>
      <w:r w:rsidR="008E5E6F" w:rsidRPr="00DF76A9">
        <w:rPr>
          <w:rFonts w:ascii="Times New Roman" w:hAnsi="Times New Roman" w:cs="Times New Roman"/>
          <w:i w:val="0"/>
          <w:color w:val="000000" w:themeColor="text1"/>
          <w:sz w:val="24"/>
          <w:szCs w:val="24"/>
        </w:rPr>
        <w:t>.</w:t>
      </w:r>
      <w:r w:rsidR="00FC42F9" w:rsidRPr="00DF76A9">
        <w:rPr>
          <w:rFonts w:ascii="Times New Roman" w:hAnsi="Times New Roman" w:cs="Times New Roman"/>
          <w:i w:val="0"/>
          <w:color w:val="000000" w:themeColor="text1"/>
          <w:sz w:val="24"/>
          <w:szCs w:val="24"/>
        </w:rPr>
        <w:t xml:space="preserve"> </w:t>
      </w:r>
      <w:commentRangeEnd w:id="0"/>
      <w:r w:rsidR="008D6A4A">
        <w:rPr>
          <w:rStyle w:val="CommentReference"/>
          <w:i w:val="0"/>
          <w:iCs w:val="0"/>
          <w:color w:val="auto"/>
        </w:rPr>
        <w:commentReference w:id="0"/>
      </w:r>
      <w:r w:rsidR="008E5E6F" w:rsidRPr="00DF76A9">
        <w:rPr>
          <w:rFonts w:ascii="Times New Roman" w:hAnsi="Times New Roman" w:cs="Times New Roman"/>
          <w:i w:val="0"/>
          <w:color w:val="000000" w:themeColor="text1"/>
          <w:sz w:val="24"/>
          <w:szCs w:val="24"/>
        </w:rPr>
        <w:t>Dimension and rank reductions of a gridded emissions field</w:t>
      </w:r>
      <w:r w:rsidR="00FC42F9" w:rsidRPr="00DF76A9">
        <w:rPr>
          <w:rFonts w:ascii="Times New Roman" w:hAnsi="Times New Roman" w:cs="Times New Roman"/>
          <w:i w:val="0"/>
          <w:color w:val="000000" w:themeColor="text1"/>
          <w:sz w:val="24"/>
          <w:szCs w:val="24"/>
        </w:rPr>
        <w:t xml:space="preserve">. The linear transformation </w:t>
      </w:r>
      <m:oMath>
        <m:r>
          <m:rPr>
            <m:sty m:val="bi"/>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b/>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DF76A9">
        <w:rPr>
          <w:rFonts w:ascii="Times New Roman" w:eastAsiaTheme="minorEastAsia" w:hAnsi="Times New Roman" w:cs="Times New Roman"/>
          <w:i w:val="0"/>
          <w:color w:val="000000" w:themeColor="text1"/>
          <w:sz w:val="24"/>
          <w:szCs w:val="24"/>
        </w:rPr>
        <w:t xml:space="preserve">(upper left) </w:t>
      </w:r>
      <w:r w:rsidR="00FC42F9" w:rsidRPr="00DF76A9">
        <w:rPr>
          <w:rFonts w:ascii="Times New Roman" w:eastAsiaTheme="minorEastAsia" w:hAnsi="Times New Roman" w:cs="Times New Roman"/>
          <w:i w:val="0"/>
          <w:color w:val="000000" w:themeColor="text1"/>
          <w:sz w:val="24"/>
          <w:szCs w:val="24"/>
        </w:rPr>
        <w:t>either discretely</w:t>
      </w:r>
      <w:ins w:id="1" w:author="Daniel Jacob" w:date="2020-06-27T16:30:00Z">
        <w:r w:rsidR="008D6A4A">
          <w:rPr>
            <w:rFonts w:ascii="Times New Roman" w:eastAsiaTheme="minorEastAsia" w:hAnsi="Times New Roman" w:cs="Times New Roman"/>
            <w:i w:val="0"/>
            <w:color w:val="000000" w:themeColor="text1"/>
            <w:sz w:val="24"/>
            <w:szCs w:val="24"/>
          </w:rPr>
          <w:t xml:space="preserve"> to an aggregated multiscale grid</w:t>
        </w:r>
      </w:ins>
      <w:r w:rsidR="00FC42F9" w:rsidRPr="00DF76A9">
        <w:rPr>
          <w:rFonts w:ascii="Times New Roman" w:eastAsiaTheme="minorEastAsia" w:hAnsi="Times New Roman" w:cs="Times New Roman"/>
          <w:i w:val="0"/>
          <w:color w:val="000000" w:themeColor="text1"/>
          <w:sz w:val="24"/>
          <w:szCs w:val="24"/>
        </w:rPr>
        <w:t xml:space="preserve"> (upper right) or non-discretely</w:t>
      </w:r>
      <w:ins w:id="2" w:author="Daniel Jacob" w:date="2020-06-27T16:30:00Z">
        <w:r w:rsidR="008D6A4A">
          <w:rPr>
            <w:rFonts w:ascii="Times New Roman" w:eastAsiaTheme="minorEastAsia" w:hAnsi="Times New Roman" w:cs="Times New Roman"/>
            <w:i w:val="0"/>
            <w:color w:val="000000" w:themeColor="text1"/>
            <w:sz w:val="24"/>
            <w:szCs w:val="24"/>
          </w:rPr>
          <w:t xml:space="preserve"> to the singular vector</w:t>
        </w:r>
      </w:ins>
      <w:ins w:id="3" w:author="Daniel Jacob" w:date="2020-06-27T16:31:00Z">
        <w:r w:rsidR="008D6A4A">
          <w:rPr>
            <w:rFonts w:ascii="Times New Roman" w:eastAsiaTheme="minorEastAsia" w:hAnsi="Times New Roman" w:cs="Times New Roman"/>
            <w:i w:val="0"/>
            <w:color w:val="000000" w:themeColor="text1"/>
            <w:sz w:val="24"/>
            <w:szCs w:val="24"/>
          </w:rPr>
          <w:t>s of the original grid</w:t>
        </w:r>
      </w:ins>
      <w:r w:rsidR="00FC42F9" w:rsidRPr="00DF76A9">
        <w:rPr>
          <w:rFonts w:ascii="Times New Roman" w:eastAsiaTheme="minorEastAsia" w:hAnsi="Times New Roman" w:cs="Times New Roman"/>
          <w:i w:val="0"/>
          <w:color w:val="000000" w:themeColor="text1"/>
          <w:sz w:val="24"/>
          <w:szCs w:val="24"/>
        </w:rPr>
        <w:t xml:space="preserve"> (</w:t>
      </w:r>
      <w:del w:id="4" w:author="Daniel Jacob" w:date="2020-06-27T16:28:00Z">
        <w:r w:rsidR="00FC42F9" w:rsidRPr="00DF76A9" w:rsidDel="008D6A4A">
          <w:rPr>
            <w:rFonts w:ascii="Times New Roman" w:eastAsiaTheme="minorEastAsia" w:hAnsi="Times New Roman" w:cs="Times New Roman"/>
            <w:i w:val="0"/>
            <w:color w:val="000000" w:themeColor="text1"/>
            <w:sz w:val="24"/>
            <w:szCs w:val="24"/>
          </w:rPr>
          <w:delText xml:space="preserve">upper </w:delText>
        </w:r>
      </w:del>
      <w:ins w:id="5" w:author="Daniel Jacob" w:date="2020-06-27T16:28:00Z">
        <w:r w:rsidR="008D6A4A">
          <w:rPr>
            <w:rFonts w:ascii="Times New Roman" w:eastAsiaTheme="minorEastAsia" w:hAnsi="Times New Roman" w:cs="Times New Roman"/>
            <w:i w:val="0"/>
            <w:color w:val="000000" w:themeColor="text1"/>
            <w:sz w:val="24"/>
            <w:szCs w:val="24"/>
          </w:rPr>
          <w:t>lower</w:t>
        </w:r>
        <w:r w:rsidR="008D6A4A" w:rsidRPr="00DF76A9">
          <w:rPr>
            <w:rFonts w:ascii="Times New Roman" w:eastAsiaTheme="minorEastAsia" w:hAnsi="Times New Roman" w:cs="Times New Roman"/>
            <w:i w:val="0"/>
            <w:color w:val="000000" w:themeColor="text1"/>
            <w:sz w:val="24"/>
            <w:szCs w:val="24"/>
          </w:rPr>
          <w:t xml:space="preserve"> </w:t>
        </w:r>
      </w:ins>
      <w:r w:rsidR="00FC42F9" w:rsidRPr="00DF76A9">
        <w:rPr>
          <w:rFonts w:ascii="Times New Roman" w:eastAsiaTheme="minorEastAsia" w:hAnsi="Times New Roman" w:cs="Times New Roman"/>
          <w:i w:val="0"/>
          <w:color w:val="000000" w:themeColor="text1"/>
          <w:sz w:val="24"/>
          <w:szCs w:val="24"/>
        </w:rPr>
        <w:t>right</w:t>
      </w:r>
      <w:ins w:id="6" w:author="Daniel Jacob" w:date="2020-06-27T16:34:00Z">
        <w:r w:rsidR="008D6A4A">
          <w:rPr>
            <w:rFonts w:ascii="Times New Roman" w:eastAsiaTheme="minorEastAsia" w:hAnsi="Times New Roman" w:cs="Times New Roman"/>
            <w:i w:val="0"/>
            <w:color w:val="000000" w:themeColor="text1"/>
            <w:sz w:val="24"/>
            <w:szCs w:val="24"/>
          </w:rPr>
          <w:t>, with positi</w:t>
        </w:r>
      </w:ins>
      <w:ins w:id="7" w:author="Daniel Jacob" w:date="2020-06-27T16:35:00Z">
        <w:r w:rsidR="008D6A4A">
          <w:rPr>
            <w:rFonts w:ascii="Times New Roman" w:eastAsiaTheme="minorEastAsia" w:hAnsi="Times New Roman" w:cs="Times New Roman"/>
            <w:i w:val="0"/>
            <w:color w:val="000000" w:themeColor="text1"/>
            <w:sz w:val="24"/>
            <w:szCs w:val="24"/>
          </w:rPr>
          <w:t>ve singular values in red and negative in blue</w:t>
        </w:r>
      </w:ins>
      <w:r w:rsidR="00FC42F9" w:rsidRPr="00DF76A9">
        <w:rPr>
          <w:rFonts w:ascii="Times New Roman" w:eastAsiaTheme="minorEastAsia" w:hAnsi="Times New Roman" w:cs="Times New Roman"/>
          <w:i w:val="0"/>
          <w:color w:val="000000" w:themeColor="text1"/>
          <w:sz w:val="24"/>
          <w:szCs w:val="24"/>
        </w:rPr>
        <w:t xml:space="preserve">). The </w:t>
      </w:r>
      <w:ins w:id="8" w:author="Daniel Jacob" w:date="2020-06-27T16:28:00Z">
        <w:r w:rsidR="008D6A4A">
          <w:rPr>
            <w:rFonts w:ascii="Times New Roman" w:eastAsiaTheme="minorEastAsia" w:hAnsi="Times New Roman" w:cs="Times New Roman"/>
            <w:i w:val="0"/>
            <w:color w:val="000000" w:themeColor="text1"/>
            <w:sz w:val="24"/>
            <w:szCs w:val="24"/>
          </w:rPr>
          <w:t xml:space="preserve">reverse </w:t>
        </w:r>
      </w:ins>
      <w:r w:rsidR="00FC42F9" w:rsidRPr="00DF76A9">
        <w:rPr>
          <w:rFonts w:ascii="Times New Roman" w:eastAsiaTheme="minorEastAsia" w:hAnsi="Times New Roman" w:cs="Times New Roman"/>
          <w:i w:val="0"/>
          <w:color w:val="000000" w:themeColor="text1"/>
          <w:sz w:val="24"/>
          <w:szCs w:val="24"/>
        </w:rPr>
        <w:t xml:space="preserve">linear transformation </w:t>
      </w:r>
      <m:oMath>
        <m:sSup>
          <m:sSupPr>
            <m:ctrlPr>
              <w:rPr>
                <w:rFonts w:ascii="Cambria Math" w:eastAsiaTheme="minorEastAsia" w:hAnsi="Cambria Math" w:cs="Times New Roman"/>
                <w:b/>
                <w:color w:val="000000" w:themeColor="text1"/>
                <w:sz w:val="24"/>
                <w:szCs w:val="24"/>
              </w:rPr>
            </m:ctrlPr>
          </m:sSupPr>
          <m:e>
            <m:r>
              <m:rPr>
                <m:sty m:val="bi"/>
              </m:rPr>
              <w:rPr>
                <w:rFonts w:ascii="Cambria Math" w:hAnsi="Cambria Math" w:cs="Times New Roman"/>
                <w:color w:val="000000" w:themeColor="text1"/>
                <w:sz w:val="24"/>
                <w:szCs w:val="24"/>
              </w:rPr>
              <m:t>Γ</m:t>
            </m:r>
            <m:ctrlPr>
              <w:rPr>
                <w:rFonts w:ascii="Cambria Math" w:hAnsi="Cambria Math" w:cs="Times New Roman"/>
                <w:b/>
                <w:color w:val="000000" w:themeColor="text1"/>
                <w:sz w:val="24"/>
                <w:szCs w:val="24"/>
              </w:rPr>
            </m:ctrlPr>
          </m:e>
          <m:sup>
            <m:r>
              <m:rPr>
                <m:sty m:val="bi"/>
              </m:rPr>
              <w:rPr>
                <w:rFonts w:ascii="Cambria Math" w:eastAsiaTheme="minorEastAsia" w:hAnsi="Cambria Math" w:cs="Times New Roman"/>
                <w:color w:val="000000" w:themeColor="text1"/>
                <w:sz w:val="24"/>
                <w:szCs w:val="24"/>
              </w:rPr>
              <m:t>*</m:t>
            </m:r>
          </m:sup>
        </m:sSup>
      </m:oMath>
      <w:r w:rsidR="00FC42F9" w:rsidRPr="00DF76A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DF76A9">
        <w:rPr>
          <w:rFonts w:ascii="Times New Roman" w:eastAsiaTheme="minorEastAsia" w:hAnsi="Times New Roman" w:cs="Times New Roman"/>
          <w:i w:val="0"/>
          <w:color w:val="000000" w:themeColor="text1"/>
          <w:sz w:val="24"/>
          <w:szCs w:val="24"/>
        </w:rPr>
        <w:t xml:space="preserve"> (lower right)</w:t>
      </w:r>
      <w:r w:rsidR="00FC42F9" w:rsidRPr="00DF76A9">
        <w:rPr>
          <w:rFonts w:ascii="Times New Roman" w:eastAsiaTheme="minorEastAsia" w:hAnsi="Times New Roman" w:cs="Times New Roman"/>
          <w:i w:val="0"/>
          <w:color w:val="000000" w:themeColor="text1"/>
          <w:sz w:val="24"/>
          <w:szCs w:val="24"/>
        </w:rPr>
        <w:t xml:space="preserve">. The projection </w:t>
      </w:r>
      <m:oMath>
        <m:r>
          <m:rPr>
            <m:sty m:val="bi"/>
          </m:rPr>
          <w:rPr>
            <w:rFonts w:ascii="Cambria Math" w:eastAsiaTheme="minorEastAsia" w:hAnsi="Cambria Math" w:cs="Times New Roman"/>
            <w:color w:val="000000" w:themeColor="text1"/>
            <w:sz w:val="24"/>
            <w:szCs w:val="24"/>
          </w:rPr>
          <m:t>Π</m:t>
        </m:r>
        <m:r>
          <m:rPr>
            <m:sty m:val="bi"/>
          </m:rPr>
          <w:rPr>
            <w:rFonts w:ascii="Cambria Math" w:hAnsi="Cambria Math" w:cs="Times New Roman"/>
            <w:color w:val="000000" w:themeColor="text1"/>
            <w:sz w:val="24"/>
            <w:szCs w:val="24"/>
          </w:rPr>
          <m:t>=</m:t>
        </m:r>
        <m:sSup>
          <m:sSupPr>
            <m:ctrlPr>
              <w:rPr>
                <w:rFonts w:ascii="Cambria Math" w:hAnsi="Cambria Math" w:cs="Times New Roman"/>
                <w:b/>
                <w:color w:val="000000" w:themeColor="text1"/>
                <w:sz w:val="24"/>
                <w:szCs w:val="24"/>
              </w:rPr>
            </m:ctrlPr>
          </m:sSupPr>
          <m:e>
            <m:r>
              <m:rPr>
                <m:sty m:val="bi"/>
              </m:rPr>
              <w:rPr>
                <w:rFonts w:ascii="Cambria Math" w:hAnsi="Cambria Math" w:cs="Times New Roman"/>
                <w:color w:val="000000" w:themeColor="text1"/>
                <w:sz w:val="24"/>
                <w:szCs w:val="24"/>
              </w:rPr>
              <m:t>Γ</m:t>
            </m:r>
            <m:ctrlPr>
              <w:rPr>
                <w:rFonts w:ascii="Cambria Math" w:hAnsi="Cambria Math" w:cs="Times New Roman"/>
                <w:b/>
                <w:i w:val="0"/>
                <w:color w:val="000000" w:themeColor="text1"/>
                <w:sz w:val="24"/>
                <w:szCs w:val="24"/>
              </w:rPr>
            </m:ctrlP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i w:val="0"/>
          <w:color w:val="000000" w:themeColor="text1"/>
          <w:sz w:val="24"/>
          <w:szCs w:val="24"/>
        </w:rPr>
        <w:t xml:space="preserve"> reduces rank but not dimension.</w:t>
      </w:r>
    </w:p>
    <w:p w14:paraId="434B4596" w14:textId="77777777" w:rsidR="00696043" w:rsidRPr="00696043" w:rsidRDefault="00696043" w:rsidP="00696043"/>
    <w:p w14:paraId="6A4A7BF0" w14:textId="6E7184BD" w:rsidR="00D75DCB" w:rsidRPr="00DF76A9" w:rsidRDefault="00696043" w:rsidP="008E5E6F">
      <w:pPr>
        <w:keepNext/>
        <w:rPr>
          <w:rFonts w:ascii="Times New Roman" w:hAnsi="Times New Roman" w:cs="Times New Roman"/>
        </w:rPr>
      </w:pPr>
      <w:r>
        <w:rPr>
          <w:rFonts w:ascii="Times New Roman" w:hAnsi="Times New Roman" w:cs="Times New Roman"/>
          <w:noProof/>
        </w:rPr>
        <w:drawing>
          <wp:inline distT="0" distB="0" distL="0" distR="0" wp14:anchorId="13FE2CB7" wp14:editId="11E46CAE">
            <wp:extent cx="6527181" cy="386261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ur_panel_plot.png"/>
                    <pic:cNvPicPr/>
                  </pic:nvPicPr>
                  <pic:blipFill>
                    <a:blip r:embed="rId9">
                      <a:extLst>
                        <a:ext uri="{28A0092B-C50C-407E-A947-70E740481C1C}">
                          <a14:useLocalDpi xmlns:a14="http://schemas.microsoft.com/office/drawing/2010/main" val="0"/>
                        </a:ext>
                      </a:extLst>
                    </a:blip>
                    <a:stretch>
                      <a:fillRect/>
                    </a:stretch>
                  </pic:blipFill>
                  <pic:spPr>
                    <a:xfrm>
                      <a:off x="0" y="0"/>
                      <a:ext cx="6538826" cy="3869504"/>
                    </a:xfrm>
                    <a:prstGeom prst="rect">
                      <a:avLst/>
                    </a:prstGeom>
                  </pic:spPr>
                </pic:pic>
              </a:graphicData>
            </a:graphic>
          </wp:inline>
        </w:drawing>
      </w:r>
    </w:p>
    <w:p w14:paraId="4C46C2A4" w14:textId="166AA036" w:rsidR="00863827" w:rsidRPr="00DF76A9" w:rsidRDefault="00863827" w:rsidP="00863827">
      <w:pPr>
        <w:pStyle w:val="Caption"/>
        <w:rPr>
          <w:rFonts w:ascii="Times New Roman" w:eastAsiaTheme="minorEastAsia" w:hAnsi="Times New Roman" w:cs="Times New Roman"/>
          <w:i w:val="0"/>
          <w:color w:val="000000" w:themeColor="text1"/>
          <w:sz w:val="24"/>
          <w:szCs w:val="24"/>
        </w:rPr>
      </w:pPr>
      <w:commentRangeStart w:id="9"/>
      <w:r w:rsidRPr="00DF76A9">
        <w:rPr>
          <w:rFonts w:ascii="Times New Roman" w:hAnsi="Times New Roman" w:cs="Times New Roman"/>
          <w:b/>
          <w:i w:val="0"/>
          <w:color w:val="000000" w:themeColor="text1"/>
          <w:sz w:val="24"/>
          <w:szCs w:val="24"/>
        </w:rPr>
        <w:t>Figure 2</w:t>
      </w:r>
      <w:r w:rsidRPr="00DF76A9">
        <w:rPr>
          <w:rFonts w:ascii="Times New Roman" w:hAnsi="Times New Roman" w:cs="Times New Roman"/>
          <w:i w:val="0"/>
          <w:color w:val="000000" w:themeColor="text1"/>
          <w:sz w:val="24"/>
          <w:szCs w:val="24"/>
        </w:rPr>
        <w:t xml:space="preserve">. </w:t>
      </w:r>
      <w:commentRangeEnd w:id="9"/>
      <w:r w:rsidR="00834E7A">
        <w:rPr>
          <w:rStyle w:val="CommentReference"/>
          <w:i w:val="0"/>
          <w:iCs w:val="0"/>
          <w:color w:val="auto"/>
        </w:rPr>
        <w:commentReference w:id="9"/>
      </w:r>
      <w:ins w:id="10" w:author="Daniel Jacob" w:date="2020-06-28T11:48:00Z">
        <w:r w:rsidR="00834E7A">
          <w:rPr>
            <w:rFonts w:ascii="Times New Roman" w:hAnsi="Times New Roman" w:cs="Times New Roman"/>
            <w:i w:val="0"/>
            <w:color w:val="000000" w:themeColor="text1"/>
            <w:sz w:val="24"/>
            <w:szCs w:val="24"/>
          </w:rPr>
          <w:t xml:space="preserve">Averaging kernel sensitivities the demonstration GOSAT inversion. </w:t>
        </w:r>
      </w:ins>
      <w:ins w:id="11" w:author="Daniel Jacob" w:date="2020-06-28T11:55:00Z">
        <w:r w:rsidR="00010377">
          <w:rPr>
            <w:rFonts w:ascii="Times New Roman" w:hAnsi="Times New Roman" w:cs="Times New Roman"/>
            <w:i w:val="0"/>
            <w:color w:val="000000" w:themeColor="text1"/>
            <w:sz w:val="24"/>
            <w:szCs w:val="24"/>
          </w:rPr>
          <w:t xml:space="preserve">The top left panel shows the averaging kernel sensitivities from the fully constructed </w:t>
        </w:r>
      </w:ins>
      <w:ins w:id="12" w:author="Daniel Jacob" w:date="2020-06-28T11:56:00Z">
        <w:r w:rsidR="00010377">
          <w:rPr>
            <w:rFonts w:ascii="Times New Roman" w:hAnsi="Times New Roman" w:cs="Times New Roman"/>
            <w:i w:val="0"/>
            <w:color w:val="000000" w:themeColor="text1"/>
            <w:sz w:val="24"/>
            <w:szCs w:val="24"/>
          </w:rPr>
          <w:t xml:space="preserve">averaging kernel </w:t>
        </w:r>
      </w:ins>
      <w:ins w:id="13" w:author="Daniel Jacob" w:date="2020-06-28T11:55:00Z">
        <w:r w:rsidR="00010377">
          <w:rPr>
            <w:rFonts w:ascii="Times New Roman" w:hAnsi="Times New Roman" w:cs="Times New Roman"/>
            <w:i w:val="0"/>
            <w:color w:val="000000" w:themeColor="text1"/>
            <w:sz w:val="24"/>
            <w:szCs w:val="24"/>
          </w:rPr>
          <w:t>matrix</w:t>
        </w:r>
      </w:ins>
      <w:ins w:id="14" w:author="Daniel Jacob" w:date="2020-06-28T11:56:00Z">
        <w:r w:rsidR="00010377">
          <w:rPr>
            <w:rFonts w:ascii="Times New Roman" w:hAnsi="Times New Roman" w:cs="Times New Roman"/>
            <w:i w:val="0"/>
            <w:color w:val="000000" w:themeColor="text1"/>
            <w:sz w:val="24"/>
            <w:szCs w:val="24"/>
          </w:rPr>
          <w:t xml:space="preserve"> </w:t>
        </w:r>
        <w:r w:rsidR="00010377">
          <w:rPr>
            <w:rFonts w:ascii="Times New Roman" w:hAnsi="Times New Roman" w:cs="Times New Roman"/>
            <w:b/>
            <w:bCs/>
            <w:i w:val="0"/>
            <w:color w:val="000000" w:themeColor="text1"/>
            <w:sz w:val="24"/>
            <w:szCs w:val="24"/>
          </w:rPr>
          <w:t>A</w:t>
        </w:r>
        <w:r w:rsidR="00010377">
          <w:rPr>
            <w:rFonts w:ascii="Times New Roman" w:hAnsi="Times New Roman" w:cs="Times New Roman"/>
            <w:i w:val="0"/>
            <w:color w:val="000000" w:themeColor="text1"/>
            <w:sz w:val="24"/>
            <w:szCs w:val="24"/>
          </w:rPr>
          <w:t xml:space="preserve">, while the top right panel shows those from the initial estimate </w:t>
        </w:r>
        <w:r w:rsidR="00010377">
          <w:rPr>
            <w:rFonts w:ascii="Times New Roman" w:hAnsi="Times New Roman" w:cs="Times New Roman"/>
            <w:b/>
            <w:bCs/>
            <w:i w:val="0"/>
            <w:color w:val="000000" w:themeColor="text1"/>
            <w:sz w:val="24"/>
            <w:szCs w:val="24"/>
          </w:rPr>
          <w:t>A</w:t>
        </w:r>
        <w:r w:rsidR="00010377">
          <w:rPr>
            <w:rFonts w:ascii="Times New Roman" w:hAnsi="Times New Roman" w:cs="Times New Roman"/>
            <w:i w:val="0"/>
            <w:color w:val="000000" w:themeColor="text1"/>
            <w:sz w:val="24"/>
            <w:szCs w:val="24"/>
            <w:vertAlign w:val="superscript"/>
          </w:rPr>
          <w:t>(0)</w:t>
        </w:r>
        <w:r w:rsidR="00010377">
          <w:rPr>
            <w:rFonts w:ascii="Times New Roman" w:hAnsi="Times New Roman" w:cs="Times New Roman"/>
            <w:i w:val="0"/>
            <w:color w:val="000000" w:themeColor="text1"/>
            <w:sz w:val="24"/>
            <w:szCs w:val="24"/>
          </w:rPr>
          <w:t xml:space="preserve">. </w:t>
        </w:r>
      </w:ins>
      <w:ins w:id="15" w:author="Daniel Jacob" w:date="2020-06-28T11:57:00Z">
        <w:r w:rsidR="00010377">
          <w:rPr>
            <w:rFonts w:ascii="Times New Roman" w:hAnsi="Times New Roman" w:cs="Times New Roman"/>
            <w:i w:val="0"/>
            <w:color w:val="000000" w:themeColor="text1"/>
            <w:sz w:val="24"/>
            <w:szCs w:val="24"/>
          </w:rPr>
          <w:t xml:space="preserve">The bottom </w:t>
        </w:r>
      </w:ins>
      <w:ins w:id="16" w:author="Daniel Jacob" w:date="2020-06-28T11:58:00Z">
        <w:r w:rsidR="00010377">
          <w:rPr>
            <w:rFonts w:ascii="Times New Roman" w:hAnsi="Times New Roman" w:cs="Times New Roman"/>
            <w:i w:val="0"/>
            <w:color w:val="000000" w:themeColor="text1"/>
            <w:sz w:val="24"/>
            <w:szCs w:val="24"/>
          </w:rPr>
          <w:t xml:space="preserve">left </w:t>
        </w:r>
      </w:ins>
      <w:ins w:id="17" w:author="Daniel Jacob" w:date="2020-06-28T11:57:00Z">
        <w:r w:rsidR="00010377">
          <w:rPr>
            <w:rFonts w:ascii="Times New Roman" w:hAnsi="Times New Roman" w:cs="Times New Roman"/>
            <w:i w:val="0"/>
            <w:color w:val="000000" w:themeColor="text1"/>
            <w:sz w:val="24"/>
            <w:szCs w:val="24"/>
          </w:rPr>
          <w:t>panel show</w:t>
        </w:r>
      </w:ins>
      <w:ins w:id="18" w:author="Daniel Jacob" w:date="2020-06-28T11:58:00Z">
        <w:r w:rsidR="00010377">
          <w:rPr>
            <w:rFonts w:ascii="Times New Roman" w:hAnsi="Times New Roman" w:cs="Times New Roman"/>
            <w:i w:val="0"/>
            <w:color w:val="000000" w:themeColor="text1"/>
            <w:sz w:val="24"/>
            <w:szCs w:val="24"/>
          </w:rPr>
          <w:t xml:space="preserve">s </w:t>
        </w:r>
      </w:ins>
      <w:ins w:id="19" w:author="Daniel Jacob" w:date="2020-06-28T11:57:00Z">
        <w:r w:rsidR="00010377">
          <w:rPr>
            <w:rFonts w:ascii="Times New Roman" w:hAnsi="Times New Roman" w:cs="Times New Roman"/>
            <w:i w:val="0"/>
            <w:color w:val="000000" w:themeColor="text1"/>
            <w:sz w:val="24"/>
            <w:szCs w:val="24"/>
          </w:rPr>
          <w:t>the error standard deviation for the p</w:t>
        </w:r>
      </w:ins>
      <w:ins w:id="20" w:author="Daniel Jacob" w:date="2020-06-28T11:58:00Z">
        <w:r w:rsidR="00010377">
          <w:rPr>
            <w:rFonts w:ascii="Times New Roman" w:hAnsi="Times New Roman" w:cs="Times New Roman"/>
            <w:i w:val="0"/>
            <w:color w:val="000000" w:themeColor="text1"/>
            <w:sz w:val="24"/>
            <w:szCs w:val="24"/>
          </w:rPr>
          <w:t>rior emission estimate, and the bottom right panel shows the number of GOSAT inversions</w:t>
        </w:r>
      </w:ins>
      <w:ins w:id="21" w:author="Daniel Jacob" w:date="2020-06-28T11:59:00Z">
        <w:r w:rsidR="00010377">
          <w:rPr>
            <w:rFonts w:ascii="Times New Roman" w:hAnsi="Times New Roman" w:cs="Times New Roman"/>
            <w:i w:val="0"/>
            <w:color w:val="000000" w:themeColor="text1"/>
            <w:sz w:val="24"/>
            <w:szCs w:val="24"/>
          </w:rPr>
          <w:t xml:space="preserve"> during the 1-month July 2009 demonstration period.</w:t>
        </w:r>
      </w:ins>
      <w:ins w:id="22" w:author="Daniel Jacob" w:date="2020-06-28T11:58:00Z">
        <w:r w:rsidR="00010377">
          <w:rPr>
            <w:rFonts w:ascii="Times New Roman" w:hAnsi="Times New Roman" w:cs="Times New Roman"/>
            <w:i w:val="0"/>
            <w:color w:val="000000" w:themeColor="text1"/>
            <w:sz w:val="24"/>
            <w:szCs w:val="24"/>
          </w:rPr>
          <w:t xml:space="preserve"> </w:t>
        </w:r>
      </w:ins>
      <w:ins w:id="23" w:author="Daniel Jacob" w:date="2020-06-28T11:55:00Z">
        <w:r w:rsidR="00010377">
          <w:rPr>
            <w:rFonts w:ascii="Times New Roman" w:hAnsi="Times New Roman" w:cs="Times New Roman"/>
            <w:i w:val="0"/>
            <w:color w:val="000000" w:themeColor="text1"/>
            <w:sz w:val="24"/>
            <w:szCs w:val="24"/>
          </w:rPr>
          <w:t xml:space="preserve"> </w:t>
        </w:r>
      </w:ins>
      <w:commentRangeStart w:id="24"/>
      <w:del w:id="25" w:author="Daniel Jacob" w:date="2020-06-28T11:59:00Z">
        <w:r w:rsidR="001979BC" w:rsidDel="00010377">
          <w:rPr>
            <w:rFonts w:ascii="Times New Roman" w:hAnsi="Times New Roman" w:cs="Times New Roman"/>
            <w:i w:val="0"/>
            <w:color w:val="000000" w:themeColor="text1"/>
            <w:sz w:val="24"/>
            <w:szCs w:val="24"/>
          </w:rPr>
          <w:delText>Dependence of the averaging kernel on prior errors and observational density. The averaging kernel (equation 4) is a function of the Jacobian matrix and prior and observational error covariance matrices. In the absence of a well-constrained Jacobian matrix, the prior error (lower left) and observational density (lower right) still generate patterns of information content (upper right) consistent with the native resolution averaging kernel (upper left).</w:delText>
        </w:r>
      </w:del>
      <w:commentRangeEnd w:id="24"/>
      <w:r w:rsidR="00010377">
        <w:rPr>
          <w:rStyle w:val="CommentReference"/>
          <w:i w:val="0"/>
          <w:iCs w:val="0"/>
          <w:color w:val="auto"/>
        </w:rPr>
        <w:commentReference w:id="24"/>
      </w:r>
    </w:p>
    <w:p w14:paraId="4B9468DF" w14:textId="033571B3" w:rsidR="003F540D" w:rsidRPr="00DF76A9" w:rsidRDefault="00AF443E" w:rsidP="003F540D">
      <w:pPr>
        <w:keepNext/>
        <w:rPr>
          <w:rFonts w:ascii="Times New Roman" w:hAnsi="Times New Roman" w:cs="Times New Roman"/>
        </w:rPr>
      </w:pPr>
      <w:r>
        <w:rPr>
          <w:rFonts w:ascii="Times New Roman" w:eastAsiaTheme="minorEastAsia" w:hAnsi="Times New Roman" w:cs="Times New Roman"/>
          <w:i/>
          <w:noProof/>
          <w:color w:val="000000" w:themeColor="text1"/>
        </w:rPr>
        <w:lastRenderedPageBreak/>
        <w:drawing>
          <wp:inline distT="0" distB="0" distL="0" distR="0" wp14:anchorId="34579228" wp14:editId="2B55DE67">
            <wp:extent cx="6875833" cy="2833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7_spectra_summary.png"/>
                    <pic:cNvPicPr/>
                  </pic:nvPicPr>
                  <pic:blipFill>
                    <a:blip r:embed="rId10">
                      <a:extLst>
                        <a:ext uri="{28A0092B-C50C-407E-A947-70E740481C1C}">
                          <a14:useLocalDpi xmlns:a14="http://schemas.microsoft.com/office/drawing/2010/main" val="0"/>
                        </a:ext>
                      </a:extLst>
                    </a:blip>
                    <a:stretch>
                      <a:fillRect/>
                    </a:stretch>
                  </pic:blipFill>
                  <pic:spPr>
                    <a:xfrm>
                      <a:off x="0" y="0"/>
                      <a:ext cx="6885305" cy="2837638"/>
                    </a:xfrm>
                    <a:prstGeom prst="rect">
                      <a:avLst/>
                    </a:prstGeom>
                  </pic:spPr>
                </pic:pic>
              </a:graphicData>
            </a:graphic>
          </wp:inline>
        </w:drawing>
      </w:r>
    </w:p>
    <w:p w14:paraId="3C21D4B3" w14:textId="5E987686" w:rsidR="00BE15DD" w:rsidRDefault="00DF76A9" w:rsidP="00BE15DD">
      <w:pPr>
        <w:pStyle w:val="Caption"/>
        <w:rPr>
          <w:rFonts w:ascii="Times New Roman" w:hAnsi="Times New Roman" w:cs="Times New Roman"/>
          <w:i w:val="0"/>
          <w:color w:val="000000" w:themeColor="text1"/>
          <w:sz w:val="24"/>
          <w:szCs w:val="24"/>
        </w:rPr>
      </w:pPr>
      <w:commentRangeStart w:id="26"/>
      <w:r w:rsidRPr="00DF76A9">
        <w:rPr>
          <w:rFonts w:ascii="Times New Roman" w:hAnsi="Times New Roman" w:cs="Times New Roman"/>
          <w:b/>
          <w:i w:val="0"/>
          <w:color w:val="000000" w:themeColor="text1"/>
          <w:sz w:val="24"/>
          <w:szCs w:val="24"/>
        </w:rPr>
        <w:t>Figure 3</w:t>
      </w:r>
      <w:commentRangeEnd w:id="26"/>
      <w:r w:rsidR="00AE6EA8">
        <w:rPr>
          <w:rStyle w:val="CommentReference"/>
          <w:i w:val="0"/>
          <w:iCs w:val="0"/>
          <w:color w:val="auto"/>
        </w:rPr>
        <w:commentReference w:id="26"/>
      </w:r>
      <w:r w:rsidRPr="00DF76A9">
        <w:rPr>
          <w:rFonts w:ascii="Times New Roman" w:hAnsi="Times New Roman" w:cs="Times New Roman"/>
          <w:i w:val="0"/>
          <w:color w:val="000000" w:themeColor="text1"/>
          <w:sz w:val="24"/>
          <w:szCs w:val="24"/>
        </w:rPr>
        <w:t xml:space="preserve">. </w:t>
      </w:r>
      <w:r w:rsidR="00E77E96">
        <w:rPr>
          <w:rFonts w:ascii="Times New Roman" w:hAnsi="Times New Roman" w:cs="Times New Roman"/>
          <w:i w:val="0"/>
          <w:color w:val="000000" w:themeColor="text1"/>
          <w:sz w:val="24"/>
          <w:szCs w:val="24"/>
        </w:rPr>
        <w:t xml:space="preserve">Information content spectrum for successive updates of multiscale (left) and reduced rank (right) Jacobian matrices. The spectrum associated with the initial estimate of the averaging kernel (orange) underestimates the native-resolution solution (black) but still reproduces the rate of information content accumulation. Subsequent </w:t>
      </w:r>
      <w:r w:rsidR="008A6E70">
        <w:rPr>
          <w:rFonts w:ascii="Times New Roman" w:hAnsi="Times New Roman" w:cs="Times New Roman"/>
          <w:i w:val="0"/>
          <w:color w:val="000000" w:themeColor="text1"/>
          <w:sz w:val="24"/>
          <w:szCs w:val="24"/>
        </w:rPr>
        <w:t>updates of the Jacobian increase the rate at which information content accumulates</w:t>
      </w:r>
      <w:r w:rsidR="00D50F23">
        <w:rPr>
          <w:rFonts w:ascii="Times New Roman" w:hAnsi="Times New Roman" w:cs="Times New Roman"/>
          <w:i w:val="0"/>
          <w:color w:val="000000" w:themeColor="text1"/>
          <w:sz w:val="24"/>
          <w:szCs w:val="24"/>
        </w:rPr>
        <w:t xml:space="preserve"> due to the reductions in dimension (left) and rank (right).</w:t>
      </w:r>
    </w:p>
    <w:p w14:paraId="2F76B0DC" w14:textId="0A4E02B7" w:rsidR="00DF76A9" w:rsidRDefault="00BE15DD" w:rsidP="00BE15DD">
      <w:pPr>
        <w:pStyle w:val="Caption"/>
        <w:rPr>
          <w:rFonts w:ascii="Times New Roman" w:eastAsiaTheme="minorEastAsia" w:hAnsi="Times New Roman" w:cs="Times New Roman"/>
          <w:i w:val="0"/>
          <w:color w:val="000000" w:themeColor="text1"/>
          <w:sz w:val="24"/>
          <w:szCs w:val="24"/>
        </w:rPr>
      </w:pPr>
      <w:r>
        <w:rPr>
          <w:rFonts w:ascii="Times New Roman" w:hAnsi="Times New Roman" w:cs="Times New Roman"/>
          <w:noProof/>
        </w:rPr>
        <w:drawing>
          <wp:inline distT="0" distB="0" distL="0" distR="0" wp14:anchorId="356CB77B" wp14:editId="5663A636">
            <wp:extent cx="6038661" cy="4144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0_est2_ms_grid.png"/>
                    <pic:cNvPicPr/>
                  </pic:nvPicPr>
                  <pic:blipFill>
                    <a:blip r:embed="rId11">
                      <a:extLst>
                        <a:ext uri="{28A0092B-C50C-407E-A947-70E740481C1C}">
                          <a14:useLocalDpi xmlns:a14="http://schemas.microsoft.com/office/drawing/2010/main" val="0"/>
                        </a:ext>
                      </a:extLst>
                    </a:blip>
                    <a:stretch>
                      <a:fillRect/>
                    </a:stretch>
                  </pic:blipFill>
                  <pic:spPr>
                    <a:xfrm>
                      <a:off x="0" y="0"/>
                      <a:ext cx="6067059" cy="4163796"/>
                    </a:xfrm>
                    <a:prstGeom prst="rect">
                      <a:avLst/>
                    </a:prstGeom>
                  </pic:spPr>
                </pic:pic>
              </a:graphicData>
            </a:graphic>
          </wp:inline>
        </w:drawing>
      </w:r>
    </w:p>
    <w:p w14:paraId="610DDB00" w14:textId="523B647B" w:rsidR="00BE15DD" w:rsidRPr="0081474D" w:rsidRDefault="000701CE" w:rsidP="0081474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4</w:t>
      </w:r>
      <w:r w:rsidR="00714010">
        <w:rPr>
          <w:rFonts w:ascii="Times New Roman" w:hAnsi="Times New Roman" w:cs="Times New Roman"/>
          <w:b/>
          <w:i w:val="0"/>
          <w:color w:val="000000" w:themeColor="text1"/>
          <w:sz w:val="24"/>
          <w:szCs w:val="24"/>
        </w:rPr>
        <w:t>.</w:t>
      </w:r>
      <w:r w:rsidR="00714010">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algorithm. The resulting grid has dimension ~550 and requires ~550 model runs to construct the associated Jacobian matrix.</w:t>
      </w:r>
    </w:p>
    <w:p w14:paraId="1F6291F7" w14:textId="180ACAB2" w:rsidR="002523D8" w:rsidRDefault="00BE15DD" w:rsidP="002523D8">
      <w:pPr>
        <w:rPr>
          <w:rFonts w:ascii="Times New Roman" w:hAnsi="Times New Roman" w:cs="Times New Roman"/>
        </w:rPr>
      </w:pPr>
      <w:r>
        <w:rPr>
          <w:rFonts w:ascii="Times New Roman" w:hAnsi="Times New Roman" w:cs="Times New Roman"/>
          <w:noProof/>
        </w:rPr>
        <w:lastRenderedPageBreak/>
        <w:drawing>
          <wp:inline distT="0" distB="0" distL="0" distR="0" wp14:anchorId="30C85619" wp14:editId="2EEDCFCC">
            <wp:extent cx="6858000" cy="2867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summary.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867660"/>
                    </a:xfrm>
                    <a:prstGeom prst="rect">
                      <a:avLst/>
                    </a:prstGeom>
                  </pic:spPr>
                </pic:pic>
              </a:graphicData>
            </a:graphic>
          </wp:inline>
        </w:drawing>
      </w:r>
    </w:p>
    <w:p w14:paraId="710ED34C" w14:textId="14CA7F88" w:rsidR="000701CE" w:rsidRPr="000701CE"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5</w:t>
      </w:r>
      <w:r w:rsidRPr="00DF76A9">
        <w:rPr>
          <w:rFonts w:ascii="Times New Roman" w:hAnsi="Times New Roman" w:cs="Times New Roman"/>
          <w:i w:val="0"/>
          <w:color w:val="000000" w:themeColor="text1"/>
          <w:sz w:val="24"/>
          <w:szCs w:val="24"/>
        </w:rPr>
        <w:t xml:space="preserve">. </w:t>
      </w:r>
      <w:r w:rsidR="00714010">
        <w:rPr>
          <w:rFonts w:ascii="Times New Roman" w:hAnsi="Times New Roman" w:cs="Times New Roman"/>
          <w:i w:val="0"/>
          <w:color w:val="000000" w:themeColor="text1"/>
          <w:sz w:val="24"/>
          <w:szCs w:val="24"/>
        </w:rPr>
        <w:t xml:space="preserve">The posterior scaling factors (top) and diagonal averaging kernel values (bottom) </w:t>
      </w:r>
      <w:r w:rsidR="002D1673">
        <w:rPr>
          <w:rFonts w:ascii="Times New Roman" w:hAnsi="Times New Roman" w:cs="Times New Roman"/>
          <w:i w:val="0"/>
          <w:color w:val="000000" w:themeColor="text1"/>
          <w:sz w:val="24"/>
          <w:szCs w:val="24"/>
        </w:rPr>
        <w:t>associated with</w:t>
      </w:r>
      <w:r w:rsidR="00714010">
        <w:rPr>
          <w:rFonts w:ascii="Times New Roman" w:hAnsi="Times New Roman" w:cs="Times New Roman"/>
          <w:i w:val="0"/>
          <w:color w:val="000000" w:themeColor="text1"/>
          <w:sz w:val="24"/>
          <w:szCs w:val="24"/>
        </w:rPr>
        <w:t xml:space="preserve"> the native resolution Jacobian</w:t>
      </w:r>
      <w:r w:rsidR="002D1673">
        <w:rPr>
          <w:rFonts w:ascii="Times New Roman" w:hAnsi="Times New Roman" w:cs="Times New Roman"/>
          <w:i w:val="0"/>
          <w:color w:val="000000" w:themeColor="text1"/>
          <w:sz w:val="24"/>
          <w:szCs w:val="24"/>
        </w:rPr>
        <w:t xml:space="preserve"> matrix</w:t>
      </w:r>
      <w:r w:rsidR="00714010">
        <w:rPr>
          <w:rFonts w:ascii="Times New Roman" w:hAnsi="Times New Roman" w:cs="Times New Roman"/>
          <w:i w:val="0"/>
          <w:color w:val="000000" w:themeColor="text1"/>
          <w:sz w:val="24"/>
          <w:szCs w:val="24"/>
        </w:rPr>
        <w:t xml:space="preserve"> (left), multiscale grid </w:t>
      </w:r>
      <w:r w:rsidR="002D1673">
        <w:rPr>
          <w:rFonts w:ascii="Times New Roman" w:hAnsi="Times New Roman" w:cs="Times New Roman"/>
          <w:i w:val="0"/>
          <w:color w:val="000000" w:themeColor="text1"/>
          <w:sz w:val="24"/>
          <w:szCs w:val="24"/>
        </w:rPr>
        <w:t xml:space="preserve">Jacobian matrix (center), and reduced-rank Jacobian matrix (right). </w:t>
      </w:r>
      <w:r w:rsidR="0081474D">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Default="00BE15DD" w:rsidP="002523D8">
      <w:pPr>
        <w:rPr>
          <w:rFonts w:ascii="Times New Roman" w:hAnsi="Times New Roman" w:cs="Times New Roman"/>
        </w:rPr>
      </w:pPr>
    </w:p>
    <w:p w14:paraId="2B4100EC" w14:textId="4C1B2DF0" w:rsidR="006610F6" w:rsidRDefault="00A50575" w:rsidP="002523D8">
      <w:pPr>
        <w:rPr>
          <w:rFonts w:ascii="Times New Roman" w:hAnsi="Times New Roman" w:cs="Times New Roman"/>
        </w:rPr>
      </w:pPr>
      <w:r>
        <w:rPr>
          <w:rFonts w:ascii="Times New Roman" w:hAnsi="Times New Roman" w:cs="Times New Roman"/>
          <w:noProof/>
        </w:rPr>
        <w:drawing>
          <wp:inline distT="0" distB="0" distL="0" distR="0" wp14:anchorId="299F7B7A" wp14:editId="045BD65D">
            <wp:extent cx="4642667" cy="3883936"/>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6_est2_f_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4665714" cy="3903216"/>
                    </a:xfrm>
                    <a:prstGeom prst="rect">
                      <a:avLst/>
                    </a:prstGeom>
                  </pic:spPr>
                </pic:pic>
              </a:graphicData>
            </a:graphic>
          </wp:inline>
        </w:drawing>
      </w:r>
    </w:p>
    <w:p w14:paraId="217B87E7" w14:textId="7F21ADC8" w:rsidR="000701CE" w:rsidRPr="005C55D4"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6.</w:t>
      </w:r>
      <w:r w:rsidR="005C55D4">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Jacobian accurately captures the true Jacobian matrix, while the posterior variance is overestimated and the </w:t>
      </w:r>
      <w:r w:rsidR="005C55D4">
        <w:rPr>
          <w:rFonts w:ascii="Times New Roman" w:hAnsi="Times New Roman" w:cs="Times New Roman"/>
          <w:i w:val="0"/>
          <w:color w:val="000000" w:themeColor="text1"/>
          <w:sz w:val="24"/>
          <w:szCs w:val="24"/>
        </w:rPr>
        <w:lastRenderedPageBreak/>
        <w:t>diagonal elements of the averaging kernel are underestimated, consistent with the loss of information content incurred by reducing the rank. The posterior scaling factors exhibit the lowest correlation coefficient (</w:t>
      </w:r>
      <w:r w:rsidR="005C55D4" w:rsidRPr="005C55D4">
        <w:rPr>
          <w:rFonts w:ascii="Times New Roman" w:hAnsi="Times New Roman" w:cs="Times New Roman"/>
          <w:i w:val="0"/>
          <w:color w:val="000000" w:themeColor="text1"/>
          <w:sz w:val="24"/>
          <w:szCs w:val="24"/>
        </w:rPr>
        <w:t>r</w:t>
      </w:r>
      <w:r w:rsidR="005C55D4" w:rsidRPr="005C55D4">
        <w:rPr>
          <w:rFonts w:ascii="Times New Roman" w:hAnsi="Times New Roman" w:cs="Times New Roman"/>
          <w:i w:val="0"/>
          <w:color w:val="000000" w:themeColor="text1"/>
          <w:sz w:val="24"/>
          <w:szCs w:val="24"/>
          <w:vertAlign w:val="superscript"/>
        </w:rPr>
        <w:t>2</w:t>
      </w:r>
      <w:r w:rsidR="005C55D4" w:rsidRPr="005C55D4">
        <w:rPr>
          <w:rFonts w:ascii="Times New Roman" w:hAnsi="Times New Roman" w:cs="Times New Roman"/>
          <w:i w:val="0"/>
          <w:color w:val="000000" w:themeColor="text1"/>
          <w:sz w:val="24"/>
          <w:szCs w:val="24"/>
        </w:rPr>
        <w:t xml:space="preserve"> = 0.</w:t>
      </w:r>
      <w:r w:rsidR="005C55D4">
        <w:rPr>
          <w:rFonts w:ascii="Times New Roman" w:hAnsi="Times New Roman" w:cs="Times New Roman"/>
          <w:i w:val="0"/>
          <w:color w:val="000000" w:themeColor="text1"/>
          <w:sz w:val="24"/>
          <w:szCs w:val="24"/>
        </w:rPr>
        <w:t>69) due to the propagation of errors in the posterior error covariance matrix and Jacobian matrix.</w:t>
      </w:r>
    </w:p>
    <w:p w14:paraId="49BE381D" w14:textId="77777777" w:rsidR="000701CE" w:rsidRPr="00DF76A9" w:rsidRDefault="000701CE" w:rsidP="002523D8">
      <w:pPr>
        <w:rPr>
          <w:rFonts w:ascii="Times New Roman" w:hAnsi="Times New Roman" w:cs="Times New Roman"/>
        </w:rPr>
      </w:pPr>
    </w:p>
    <w:p w14:paraId="527AABDF" w14:textId="77777777" w:rsidR="008F5241" w:rsidRDefault="008F5241" w:rsidP="000028F3">
      <w:pPr>
        <w:rPr>
          <w:rFonts w:ascii="Times New Roman" w:hAnsi="Times New Roman" w:cs="Times New Roman"/>
        </w:rPr>
      </w:pPr>
    </w:p>
    <w:p w14:paraId="494A96ED" w14:textId="5784C686" w:rsidR="000028F3" w:rsidRDefault="00345E7F" w:rsidP="000028F3">
      <w:pPr>
        <w:rPr>
          <w:rFonts w:ascii="Times New Roman" w:hAnsi="Times New Roman" w:cs="Times New Roman"/>
        </w:rPr>
      </w:pPr>
      <w:r>
        <w:rPr>
          <w:rFonts w:ascii="Times New Roman" w:hAnsi="Times New Roman" w:cs="Times New Roman"/>
          <w:noProof/>
        </w:rPr>
        <w:drawing>
          <wp:inline distT="0" distB="0" distL="0" distR="0" wp14:anchorId="73EAEBA7" wp14:editId="3A02A64F">
            <wp:extent cx="4643963" cy="3605561"/>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28c_r2_comparison.png"/>
                    <pic:cNvPicPr/>
                  </pic:nvPicPr>
                  <pic:blipFill>
                    <a:blip r:embed="rId14">
                      <a:extLst>
                        <a:ext uri="{28A0092B-C50C-407E-A947-70E740481C1C}">
                          <a14:useLocalDpi xmlns:a14="http://schemas.microsoft.com/office/drawing/2010/main" val="0"/>
                        </a:ext>
                      </a:extLst>
                    </a:blip>
                    <a:stretch>
                      <a:fillRect/>
                    </a:stretch>
                  </pic:blipFill>
                  <pic:spPr>
                    <a:xfrm>
                      <a:off x="0" y="0"/>
                      <a:ext cx="4654438" cy="3613694"/>
                    </a:xfrm>
                    <a:prstGeom prst="rect">
                      <a:avLst/>
                    </a:prstGeom>
                  </pic:spPr>
                </pic:pic>
              </a:graphicData>
            </a:graphic>
          </wp:inline>
        </w:drawing>
      </w:r>
    </w:p>
    <w:p w14:paraId="06D07AFB" w14:textId="0B3C615A" w:rsidR="009E1B31" w:rsidRPr="008909F6" w:rsidRDefault="000701CE" w:rsidP="005C55D4">
      <w:pPr>
        <w:rPr>
          <w:rFonts w:ascii="Times New Roman" w:hAnsi="Times New Roman" w:cs="Times New Roman"/>
        </w:rPr>
      </w:pPr>
      <w:r>
        <w:rPr>
          <w:rFonts w:ascii="Times New Roman" w:hAnsi="Times New Roman" w:cs="Times New Roman"/>
          <w:b/>
        </w:rPr>
        <w:t>Figure 7.</w:t>
      </w:r>
      <w:r w:rsidR="008909F6">
        <w:rPr>
          <w:rFonts w:ascii="Times New Roman" w:hAnsi="Times New Roman" w:cs="Times New Roman"/>
        </w:rPr>
        <w:t xml:space="preserve"> The sensitivity of the correlation of the reduced-rank scaling factors to the native-resolution scaling factors to the number of model runs conducted in the first (x axis) and second (y axis) update. The correlation improves as the total number of model runs increases (diagonal contours) but there is a stronger dependence on the number of model runs conducted in the second update than in the first update.</w:t>
      </w:r>
    </w:p>
    <w:sectPr w:rsidR="009E1B31" w:rsidRPr="008909F6"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Jacob" w:date="2020-06-27T16:33:00Z" w:initials="JDJ">
    <w:p w14:paraId="3788A5AD" w14:textId="77777777" w:rsidR="008D6A4A" w:rsidRDefault="008D6A4A">
      <w:pPr>
        <w:pStyle w:val="CommentText"/>
      </w:pPr>
      <w:r>
        <w:rPr>
          <w:rStyle w:val="CommentReference"/>
        </w:rPr>
        <w:annotationRef/>
      </w:r>
      <w:r>
        <w:t xml:space="preserve">This is an important but difficult figure to construct.  </w:t>
      </w:r>
    </w:p>
    <w:p w14:paraId="1BEDB8EA" w14:textId="77777777" w:rsidR="008D6A4A" w:rsidRDefault="008D6A4A">
      <w:pPr>
        <w:pStyle w:val="CommentText"/>
      </w:pPr>
      <w:r>
        <w:t>Your GAMMA arrows should not be the same red/blue colors as your eigenvalues – that confuses the reader.  Also, in the lower right panel, I suggest having a legend on the side:</w:t>
      </w:r>
    </w:p>
    <w:p w14:paraId="6CC4FF8C" w14:textId="77777777" w:rsidR="008D6A4A" w:rsidRDefault="008D6A4A">
      <w:pPr>
        <w:pStyle w:val="CommentText"/>
      </w:pPr>
      <w:r>
        <w:t xml:space="preserve">  Singular vector 1</w:t>
      </w:r>
    </w:p>
    <w:p w14:paraId="41EFDC06" w14:textId="77777777" w:rsidR="008D6A4A" w:rsidRDefault="008D6A4A">
      <w:pPr>
        <w:pStyle w:val="CommentText"/>
      </w:pPr>
      <w:r>
        <w:t xml:space="preserve">  Singular vector 2</w:t>
      </w:r>
    </w:p>
    <w:p w14:paraId="2ACFDEAE" w14:textId="77777777" w:rsidR="008D6A4A" w:rsidRDefault="008D6A4A">
      <w:pPr>
        <w:pStyle w:val="CommentText"/>
      </w:pPr>
      <w:r>
        <w:t xml:space="preserve">  Singular vector 3…</w:t>
      </w:r>
    </w:p>
    <w:p w14:paraId="73C17F4F" w14:textId="77777777" w:rsidR="008D6A4A" w:rsidRDefault="008D6A4A">
      <w:pPr>
        <w:pStyle w:val="CommentText"/>
      </w:pPr>
    </w:p>
    <w:p w14:paraId="23BF0732" w14:textId="2BFE2354" w:rsidR="008D6A4A" w:rsidRDefault="008D6A4A">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9" w:author="Daniel Jacob" w:date="2020-06-28T11:48:00Z" w:initials="JDJ">
    <w:p w14:paraId="483FA4B1" w14:textId="77777777" w:rsidR="00834E7A" w:rsidRDefault="00834E7A">
      <w:pPr>
        <w:pStyle w:val="CommentText"/>
      </w:pPr>
      <w:r>
        <w:rPr>
          <w:rStyle w:val="CommentReference"/>
        </w:rPr>
        <w:annotationRef/>
      </w:r>
      <w:r>
        <w:t>We need a name for the calculation using the fully constructed Jacobian.  In top left, call it ‘Full averaging kernel’?</w:t>
      </w:r>
    </w:p>
    <w:p w14:paraId="62473F46" w14:textId="77777777" w:rsidR="00834E7A" w:rsidRDefault="00834E7A">
      <w:pPr>
        <w:pStyle w:val="CommentText"/>
      </w:pPr>
    </w:p>
    <w:p w14:paraId="15B35293" w14:textId="77777777" w:rsidR="00834E7A" w:rsidRDefault="00834E7A">
      <w:pPr>
        <w:pStyle w:val="CommentText"/>
      </w:pPr>
      <w:r>
        <w:t xml:space="preserve">In the colorbar titles, add indices </w:t>
      </w:r>
      <w:r>
        <w:rPr>
          <w:i/>
          <w:iCs/>
        </w:rPr>
        <w:t xml:space="preserve">i </w:t>
      </w:r>
      <w:r>
        <w:t>for both x’s to clarify that these are the diagonal elements.</w:t>
      </w:r>
    </w:p>
    <w:p w14:paraId="3A2218E2" w14:textId="77777777" w:rsidR="00834E7A" w:rsidRDefault="00834E7A">
      <w:pPr>
        <w:pStyle w:val="CommentText"/>
      </w:pPr>
    </w:p>
    <w:p w14:paraId="2520534A" w14:textId="77777777" w:rsidR="00834E7A" w:rsidRDefault="00834E7A">
      <w:pPr>
        <w:pStyle w:val="CommentText"/>
      </w:pPr>
      <w:r>
        <w:t>Just give three significant figures for the DOFs.</w:t>
      </w:r>
    </w:p>
    <w:p w14:paraId="6E34A7A1" w14:textId="77777777" w:rsidR="00834E7A" w:rsidRDefault="00834E7A">
      <w:pPr>
        <w:pStyle w:val="CommentText"/>
      </w:pPr>
    </w:p>
    <w:p w14:paraId="0DC40366" w14:textId="77777777" w:rsidR="00834E7A" w:rsidRDefault="00834E7A">
      <w:pPr>
        <w:pStyle w:val="CommentText"/>
      </w:pPr>
      <w:r>
        <w:t>You don’t need lats and lons. Anything to reduce clutter</w:t>
      </w:r>
    </w:p>
    <w:p w14:paraId="5E275632" w14:textId="77777777" w:rsidR="00834E7A" w:rsidRDefault="00834E7A">
      <w:pPr>
        <w:pStyle w:val="CommentText"/>
      </w:pPr>
    </w:p>
    <w:p w14:paraId="000616D9" w14:textId="77777777" w:rsidR="00834E7A" w:rsidRDefault="00834E7A">
      <w:pPr>
        <w:pStyle w:val="CommentText"/>
      </w:pPr>
      <w:r>
        <w:t>In the lower left colorbar title, delete ‘Emissions’</w:t>
      </w:r>
    </w:p>
    <w:p w14:paraId="1ABC2A54" w14:textId="77777777" w:rsidR="00834E7A" w:rsidRDefault="00834E7A">
      <w:pPr>
        <w:pStyle w:val="CommentText"/>
      </w:pPr>
    </w:p>
    <w:p w14:paraId="2EC28D81" w14:textId="22C52F9A" w:rsidR="00834E7A" w:rsidRPr="00834E7A" w:rsidRDefault="00834E7A">
      <w:pPr>
        <w:pStyle w:val="CommentText"/>
      </w:pPr>
      <w:r>
        <w:t xml:space="preserve">If you moved the colorbars for the left panels to the other side you could bring the panels closer together and avoid ambiguity as to what panels the colorbars apply to. </w:t>
      </w:r>
    </w:p>
  </w:comment>
  <w:comment w:id="24" w:author="Daniel Jacob" w:date="2020-06-28T11:59:00Z" w:initials="JDJ">
    <w:p w14:paraId="1390EB8C" w14:textId="461842E6" w:rsidR="00010377" w:rsidRDefault="00010377">
      <w:pPr>
        <w:pStyle w:val="CommentText"/>
      </w:pPr>
      <w:r>
        <w:rPr>
          <w:rStyle w:val="CommentReference"/>
        </w:rPr>
        <w:annotationRef/>
      </w:r>
      <w:r>
        <w:t>Figure captions must be purely descriptive. Any discussion of patterns must go in the text.</w:t>
      </w:r>
    </w:p>
  </w:comment>
  <w:comment w:id="26" w:author="Daniel Jacob" w:date="2020-06-28T13:28:00Z" w:initials="JDJ">
    <w:p w14:paraId="13E1F7A1" w14:textId="76BC3595" w:rsidR="00AE6EA8" w:rsidRDefault="00AE6EA8">
      <w:pPr>
        <w:pStyle w:val="CommentText"/>
      </w:pPr>
      <w:r>
        <w:rPr>
          <w:rStyle w:val="CommentReference"/>
        </w:rPr>
        <w:annotationRef/>
      </w:r>
      <w:r>
        <w:t>We can’t call it the “Truth”.  Call it “Full”?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BF0732" w15:done="0"/>
  <w15:commentEx w15:paraId="2EC28D81" w15:done="0"/>
  <w15:commentEx w15:paraId="1390EB8C" w15:done="0"/>
  <w15:commentEx w15:paraId="13E1F7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BF0732" w16cid:durableId="22A1F366"/>
  <w16cid:commentId w16cid:paraId="2EC28D81" w16cid:durableId="22A30227"/>
  <w16cid:commentId w16cid:paraId="1390EB8C" w16cid:durableId="22A304A4"/>
  <w16cid:commentId w16cid:paraId="13E1F7A1" w16cid:durableId="22A3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Jacob">
    <w15:presenceInfo w15:providerId="AD" w15:userId="S::djacob@fas.harvard.edu::fe095d8d-b1bd-4fd5-81a8-45c70b48fd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10377"/>
    <w:rsid w:val="0006325A"/>
    <w:rsid w:val="000701CE"/>
    <w:rsid w:val="000A305E"/>
    <w:rsid w:val="000C14EC"/>
    <w:rsid w:val="001979BC"/>
    <w:rsid w:val="001B350A"/>
    <w:rsid w:val="002523D8"/>
    <w:rsid w:val="002D1673"/>
    <w:rsid w:val="003379D2"/>
    <w:rsid w:val="00345E7F"/>
    <w:rsid w:val="003B36DE"/>
    <w:rsid w:val="003F540D"/>
    <w:rsid w:val="00464B9C"/>
    <w:rsid w:val="004A2F6F"/>
    <w:rsid w:val="00540C1E"/>
    <w:rsid w:val="00561410"/>
    <w:rsid w:val="005652BD"/>
    <w:rsid w:val="005C55D4"/>
    <w:rsid w:val="00616974"/>
    <w:rsid w:val="006610F6"/>
    <w:rsid w:val="00696043"/>
    <w:rsid w:val="00706960"/>
    <w:rsid w:val="00714010"/>
    <w:rsid w:val="0081474D"/>
    <w:rsid w:val="00834E7A"/>
    <w:rsid w:val="00863827"/>
    <w:rsid w:val="00882579"/>
    <w:rsid w:val="008909F6"/>
    <w:rsid w:val="008A6E70"/>
    <w:rsid w:val="008D6A4A"/>
    <w:rsid w:val="008E5E6F"/>
    <w:rsid w:val="008F303F"/>
    <w:rsid w:val="008F5241"/>
    <w:rsid w:val="00930172"/>
    <w:rsid w:val="00950292"/>
    <w:rsid w:val="00954403"/>
    <w:rsid w:val="009A6DFD"/>
    <w:rsid w:val="009E0BAD"/>
    <w:rsid w:val="009E1B31"/>
    <w:rsid w:val="009F4814"/>
    <w:rsid w:val="009F7386"/>
    <w:rsid w:val="00A31416"/>
    <w:rsid w:val="00A50575"/>
    <w:rsid w:val="00A95FA6"/>
    <w:rsid w:val="00AB3F77"/>
    <w:rsid w:val="00AD2FA2"/>
    <w:rsid w:val="00AE6EA8"/>
    <w:rsid w:val="00AF2C35"/>
    <w:rsid w:val="00AF443E"/>
    <w:rsid w:val="00BB6936"/>
    <w:rsid w:val="00BE15DD"/>
    <w:rsid w:val="00BE3E00"/>
    <w:rsid w:val="00C91B9A"/>
    <w:rsid w:val="00CD6F33"/>
    <w:rsid w:val="00D50F23"/>
    <w:rsid w:val="00D75DCB"/>
    <w:rsid w:val="00DD3126"/>
    <w:rsid w:val="00DF3A87"/>
    <w:rsid w:val="00DF76A9"/>
    <w:rsid w:val="00E65297"/>
    <w:rsid w:val="00E77E96"/>
    <w:rsid w:val="00ED3265"/>
    <w:rsid w:val="00F372C5"/>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9FA53-033A-4FC0-B0DB-2F9750AAD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 Nesser</cp:lastModifiedBy>
  <cp:revision>2</cp:revision>
  <dcterms:created xsi:type="dcterms:W3CDTF">2020-08-03T15:04:00Z</dcterms:created>
  <dcterms:modified xsi:type="dcterms:W3CDTF">2020-08-03T15:04:00Z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